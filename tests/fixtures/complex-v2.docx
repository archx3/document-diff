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1512335"/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>Contents</w:t>
          </w:r>
        </w:p>
        <w:p>
          <w:pPr>
            <w:pStyle w:val="TO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1. Parties</w:t>
          </w:r>
          <w:r>
            <w:tab/>
          </w:r>
          <w:r>
            <w:t>1</w:t>
          </w:r>
        </w:p>
        <w:p>
          <w:pPr>
            <w:pStyle w:val="TOC1"/>
          </w:pPr>
          <w:r>
            <w:t>2. Rates</w:t>
          </w:r>
          <w:r>
            <w:tab/>
          </w:r>
          <w:r>
            <w:t>1</w:t>
          </w:r>
        </w:p>
        <w:p>
          <w:pPr>
            <w:pStyle w:val="TOC1"/>
          </w:pPr>
          <w:r>
            <w:t>3. Signing</w:t>
          </w:r>
          <w:r>
            <w:tab/>
          </w:r>
          <w:r>
            <w:t>2</w:t>
          </w:r>
          <w:r>
            <w:fldChar w:fldCharType="end"/>
          </w:r>
        </w:p>
      </w:sdtContent>
    </w:sdt>
    <w:p>
      <w:pPr>
        <w:pStyle w:val="Title"/>
      </w:pPr>
      <w:r>
        <w:t>Master Consulting Agreement</w:t>
      </w:r>
    </w:p>
    <w:p>
      <w:pPr>
        <w:pStyle w:val="Heading1"/>
      </w:pPr>
      <w:bookmarkStart w:id="10" w:name="_Toc100000001"/>
      <w:r>
        <w:t>1. Parties</w:t>
      </w:r>
      <w:bookmarkEnd w:id="10"/>
    </w:p>
    <w:sdt>
      <w:sdtPr>
        <w:alias w:val="Client details"/>
        <w:tag w:val="client"/>
        <w:id w:val="731025"/>
      </w:sdtPr>
      <w:sdtContent>
        <w:p>
          <w:r>
            <w:t xml:space="preserve">Harbor &amp; Pine LLC</w:t>
          </w:r>
        </w:p>
        <w:p>
          <w:r>
            <w:t xml:space="preserve">14 Quay Street, Portland</w:t>
          </w:r>
        </w:p>
      </w:sdtContent>
    </w:sdt>
    <w:p>
      <w:r>
        <w:t xml:space="preserve">The consultant is </w:t>
      </w:r>
      <w:commentRangeStart w:id="0"/>
      <w:r>
        <w:rPr>
          <w:b/>
        </w:rPr>
        <w:t>Northwind Studio</w:t>
      </w:r>
      <w:commentRangeEnd w:id="0"/>
      <w:r>
        <w:rPr>
          <w:rStyle w:val="CommentReference"/>
        </w:rPr>
        <w:commentReference w:id="0"/>
      </w:r>
      <w:r>
        <w:t>.</w:t>
      </w:r>
    </w:p>
    <w:p>
      <w:pPr>
        <w:pStyle w:val="Heading1"/>
      </w:pPr>
      <w:bookmarkStart w:id="11" w:name="_Toc100000002"/>
      <w:r>
        <w:t>2. Rates</w:t>
      </w:r>
      <w:bookmarkEnd w:id="11"/>
    </w:p>
    <w:p>
      <w:r>
        <w:t>Work is billed at $165 per hour</w:t>
      </w:r>
      <w:r>
        <w:rPr>
          <w:vertAlign w:val="superscript"/>
        </w:rPr>
        <w:footnoteReference w:id="1"/>
      </w:r>
      <w:r>
        <w:t>.</w:t>
      </w:r>
    </w:p>
    <w:p>
      <w:r>
        <w:t xml:space="preserve">Expenses are reimbursed </w:t>
      </w:r>
      <w:ins w:id="101" w:author="Reviewer" w:date="2026-05-01T10:00:00Z">
        <w:r>
          <w:t xml:space="preserve">within 30 days </w:t>
        </w:r>
      </w:ins>
      <w:del w:id="102" w:author="Reviewer" w:date="2026-05-01T10:00:00Z">
        <w:r>
          <w:delText xml:space="preserve">at cost </w:delText>
        </w:r>
      </w:del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Rate card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Senior</w:t>
                  </w:r>
                </w:p>
              </w:tc>
              <w:tc>
                <w:tcPr>
                  <w:tcW w:type="dxa" w:w="2160"/>
                </w:tcPr>
                <w:p>
                  <w:r>
                    <w:t>$165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Junior</w:t>
                  </w:r>
                </w:p>
              </w:tc>
              <w:tc>
                <w:tcPr>
                  <w:tcW w:type="dxa" w:w="2160"/>
                </w:tcPr>
                <w:p>
                  <w:r>
                    <w:t>$95</w:t>
                  </w:r>
                </w:p>
              </w:tc>
            </w:tr>
          </w:tbl>
          <w:p/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bookmarkStart w:id="12" w:name="_Toc100000003"/>
      <w:r>
        <w:t>3. Signing</w:t>
      </w:r>
      <w:bookmarkEnd w:id="12"/>
    </w:p>
    <w:p>
      <w:r>
        <w:t>Signed on behalf of each party by an authorized representative.</w:t>
      </w:r>
    </w:p>
    <w:p>
      <w:r>
        <w:t>Electronic signatures are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Sam Rivera" w:initials="SR" w:date="2026-09-25T22:37:34Z">
    <w:p>
      <w:pPr>
        <w:pStyle w:val="CommentText"/>
      </w:pPr>
      <w:r>
        <w:rPr>
          <w:rStyle w:val="CommentReference"/>
        </w:rPr>
        <w:annotationRef/>
      </w:r>
      <w:r>
        <w:t>Confirm the legal name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Rates are reviewed each April.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